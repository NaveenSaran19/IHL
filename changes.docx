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816CE" w14:textId="77777777" w:rsidR="008206B5" w:rsidRPr="001D28D3" w:rsidRDefault="008206B5" w:rsidP="008206B5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1D28D3">
        <w:rPr>
          <w:b/>
          <w:bCs/>
          <w:sz w:val="28"/>
          <w:szCs w:val="28"/>
        </w:rPr>
        <w:t>Expert panel</w:t>
      </w:r>
    </w:p>
    <w:p w14:paraId="30A953EC" w14:textId="114A6ECB" w:rsidR="008206B5" w:rsidRDefault="008206B5" w:rsidP="008206B5">
      <w:pPr>
        <w:pStyle w:val="ListParagraph"/>
        <w:numPr>
          <w:ilvl w:val="0"/>
          <w:numId w:val="3"/>
        </w:numPr>
      </w:pPr>
      <w:r>
        <w:t xml:space="preserve">Dr Kirthika change to </w:t>
      </w:r>
      <w:r>
        <w:br/>
      </w:r>
      <w:r w:rsidRPr="008206B5">
        <w:t xml:space="preserve">Kirthiga Prakash </w:t>
      </w:r>
      <w:r w:rsidRPr="008206B5">
        <w:br/>
        <w:t>Counselling Psychologist, mental health expert</w:t>
      </w:r>
      <w:r>
        <w:br/>
      </w:r>
    </w:p>
    <w:p w14:paraId="099627CD" w14:textId="0572AA27" w:rsidR="008206B5" w:rsidRDefault="008206B5" w:rsidP="008206B5">
      <w:pPr>
        <w:pStyle w:val="ListParagraph"/>
        <w:numPr>
          <w:ilvl w:val="0"/>
          <w:numId w:val="3"/>
        </w:numPr>
      </w:pPr>
      <w:r>
        <w:t xml:space="preserve">Need to add images of experts </w:t>
      </w:r>
      <w:r>
        <w:br/>
      </w:r>
      <w:r w:rsidRPr="00474817">
        <w:rPr>
          <w:b/>
          <w:bCs/>
        </w:rPr>
        <w:t>When we touch the expert detailed expert data should pop up</w:t>
      </w:r>
    </w:p>
    <w:p w14:paraId="1B46501D" w14:textId="1E783362" w:rsidR="008206B5" w:rsidRPr="008206B5" w:rsidRDefault="008206B5" w:rsidP="008206B5">
      <w:pPr>
        <w:pStyle w:val="ListParagraph"/>
        <w:spacing w:after="0" w:line="240" w:lineRule="auto"/>
        <w:rPr>
          <w:rFonts w:ascii="Roboto" w:eastAsia="Times New Roman" w:hAnsi="Roboto" w:cs="Times New Roman"/>
          <w:color w:val="000000"/>
          <w:kern w:val="0"/>
          <w:lang w:eastAsia="en-IN"/>
          <w14:ligatures w14:val="none"/>
        </w:rPr>
      </w:pPr>
      <w:r w:rsidRPr="008206B5">
        <w:rPr>
          <w:noProof/>
        </w:rPr>
        <w:drawing>
          <wp:inline distT="0" distB="0" distL="0" distR="0" wp14:anchorId="47FED3A2" wp14:editId="7E675594">
            <wp:extent cx="5731510" cy="1988820"/>
            <wp:effectExtent l="0" t="0" r="2540" b="0"/>
            <wp:docPr id="1090465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4656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Roboto" w:eastAsia="Times New Roman" w:hAnsi="Roboto" w:cs="Times New Roman"/>
          <w:b/>
          <w:bCs/>
          <w:color w:val="000000"/>
          <w:kern w:val="0"/>
          <w:lang w:eastAsia="en-IN"/>
          <w14:ligatures w14:val="none"/>
        </w:rPr>
        <w:br/>
      </w:r>
      <w:r>
        <w:rPr>
          <w:rFonts w:ascii="Roboto" w:eastAsia="Times New Roman" w:hAnsi="Roboto" w:cs="Times New Roman"/>
          <w:color w:val="000000"/>
          <w:kern w:val="0"/>
          <w:lang w:eastAsia="en-IN"/>
          <w14:ligatures w14:val="none"/>
        </w:rPr>
        <w:br/>
      </w:r>
      <w:r w:rsidRPr="008206B5">
        <w:rPr>
          <w:rFonts w:ascii="Roboto" w:eastAsia="Times New Roman" w:hAnsi="Roboto" w:cs="Times New Roman"/>
          <w:b/>
          <w:bCs/>
          <w:color w:val="000000"/>
          <w:kern w:val="0"/>
          <w:lang w:eastAsia="en-IN"/>
          <w14:ligatures w14:val="none"/>
        </w:rPr>
        <w:t xml:space="preserve">Dr. </w:t>
      </w:r>
      <w:proofErr w:type="spellStart"/>
      <w:r w:rsidRPr="008206B5">
        <w:rPr>
          <w:rFonts w:ascii="Roboto" w:eastAsia="Times New Roman" w:hAnsi="Roboto" w:cs="Times New Roman"/>
          <w:b/>
          <w:bCs/>
          <w:color w:val="000000"/>
          <w:kern w:val="0"/>
          <w:lang w:eastAsia="en-IN"/>
          <w14:ligatures w14:val="none"/>
        </w:rPr>
        <w:t>Preyeamvadha</w:t>
      </w:r>
      <w:proofErr w:type="spellEnd"/>
      <w:r w:rsidRPr="008206B5">
        <w:rPr>
          <w:rFonts w:ascii="Roboto" w:eastAsia="Times New Roman" w:hAnsi="Roboto" w:cs="Times New Roman"/>
          <w:b/>
          <w:bCs/>
          <w:color w:val="000000"/>
          <w:kern w:val="0"/>
          <w:lang w:eastAsia="en-IN"/>
          <w14:ligatures w14:val="none"/>
        </w:rPr>
        <w:t xml:space="preserve"> R</w:t>
      </w:r>
      <w:r w:rsidRPr="008206B5">
        <w:rPr>
          <w:rFonts w:ascii="Roboto" w:eastAsia="Times New Roman" w:hAnsi="Roboto" w:cs="Times New Roman"/>
          <w:color w:val="000000"/>
          <w:kern w:val="0"/>
          <w:lang w:eastAsia="en-IN"/>
          <w14:ligatures w14:val="none"/>
        </w:rPr>
        <w:br/>
      </w:r>
      <w:r w:rsidRPr="008206B5">
        <w:rPr>
          <w:rFonts w:ascii="Roboto" w:eastAsia="Times New Roman" w:hAnsi="Roboto" w:cs="Times New Roman"/>
          <w:color w:val="000000"/>
          <w:kern w:val="0"/>
          <w:lang w:eastAsia="en-IN"/>
          <w14:ligatures w14:val="none"/>
        </w:rPr>
        <w:br/>
      </w:r>
      <w:r w:rsidRPr="008206B5">
        <w:rPr>
          <w:rFonts w:ascii="Roboto" w:eastAsia="Times New Roman" w:hAnsi="Roboto" w:cs="Times New Roman"/>
          <w:b/>
          <w:bCs/>
          <w:color w:val="000000"/>
          <w:kern w:val="0"/>
          <w:lang w:eastAsia="en-IN"/>
          <w14:ligatures w14:val="none"/>
        </w:rPr>
        <w:t>Main line:</w:t>
      </w:r>
      <w:r w:rsidRPr="008206B5">
        <w:rPr>
          <w:rFonts w:ascii="Roboto" w:eastAsia="Times New Roman" w:hAnsi="Roboto" w:cs="Times New Roman"/>
          <w:color w:val="000000"/>
          <w:kern w:val="0"/>
          <w:lang w:eastAsia="en-IN"/>
          <w14:ligatures w14:val="none"/>
        </w:rPr>
        <w:t xml:space="preserve"> </w:t>
      </w:r>
      <w:proofErr w:type="spellStart"/>
      <w:r w:rsidRPr="008206B5">
        <w:rPr>
          <w:rFonts w:ascii="Roboto" w:eastAsia="Times New Roman" w:hAnsi="Roboto" w:cs="Times New Roman"/>
          <w:color w:val="000000"/>
          <w:kern w:val="0"/>
          <w:lang w:eastAsia="en-IN"/>
          <w14:ligatures w14:val="none"/>
        </w:rPr>
        <w:t>Pediatrician</w:t>
      </w:r>
      <w:proofErr w:type="spellEnd"/>
      <w:r w:rsidRPr="008206B5">
        <w:rPr>
          <w:rFonts w:ascii="Roboto" w:eastAsia="Times New Roman" w:hAnsi="Roboto" w:cs="Times New Roman"/>
          <w:color w:val="000000"/>
          <w:kern w:val="0"/>
          <w:lang w:eastAsia="en-IN"/>
          <w14:ligatures w14:val="none"/>
        </w:rPr>
        <w:t xml:space="preserve"> | Researcher | Healthy Longevity Advocate</w:t>
      </w:r>
      <w:r w:rsidRPr="008206B5">
        <w:rPr>
          <w:rFonts w:ascii="Roboto" w:eastAsia="Times New Roman" w:hAnsi="Roboto" w:cs="Times New Roman"/>
          <w:color w:val="000000"/>
          <w:kern w:val="0"/>
          <w:lang w:eastAsia="en-IN"/>
          <w14:ligatures w14:val="none"/>
        </w:rPr>
        <w:br/>
      </w:r>
      <w:r w:rsidRPr="008206B5">
        <w:rPr>
          <w:rFonts w:ascii="Roboto" w:eastAsia="Times New Roman" w:hAnsi="Roboto" w:cs="Times New Roman"/>
          <w:color w:val="000000"/>
          <w:kern w:val="0"/>
          <w:lang w:eastAsia="en-IN"/>
          <w14:ligatures w14:val="none"/>
        </w:rPr>
        <w:br/>
      </w:r>
      <w:r w:rsidR="00474817" w:rsidRPr="00474817">
        <w:rPr>
          <w:rFonts w:ascii="Roboto" w:eastAsia="Times New Roman" w:hAnsi="Roboto" w:cs="Times New Roman"/>
          <w:b/>
          <w:bCs/>
          <w:color w:val="000000"/>
          <w:kern w:val="0"/>
          <w:lang w:eastAsia="en-IN"/>
          <w14:ligatures w14:val="none"/>
        </w:rPr>
        <w:t>Pop up content-</w:t>
      </w:r>
      <w:r w:rsidR="00474817">
        <w:rPr>
          <w:rFonts w:ascii="Roboto" w:eastAsia="Times New Roman" w:hAnsi="Roboto" w:cs="Times New Roman"/>
          <w:color w:val="000000"/>
          <w:kern w:val="0"/>
          <w:lang w:eastAsia="en-IN"/>
          <w14:ligatures w14:val="none"/>
        </w:rPr>
        <w:t xml:space="preserve"> </w:t>
      </w:r>
      <w:r w:rsidR="00474817">
        <w:rPr>
          <w:rFonts w:ascii="Roboto" w:eastAsia="Times New Roman" w:hAnsi="Roboto" w:cs="Times New Roman"/>
          <w:color w:val="000000"/>
          <w:kern w:val="0"/>
          <w:lang w:eastAsia="en-IN"/>
          <w14:ligatures w14:val="none"/>
        </w:rPr>
        <w:br/>
      </w:r>
      <w:r w:rsidRPr="008206B5">
        <w:rPr>
          <w:rFonts w:ascii="Roboto" w:eastAsia="Times New Roman" w:hAnsi="Roboto" w:cs="Times New Roman"/>
          <w:color w:val="000000"/>
          <w:kern w:val="0"/>
          <w:lang w:eastAsia="en-IN"/>
          <w14:ligatures w14:val="none"/>
        </w:rPr>
        <w:t xml:space="preserve">With over 15 years of clinical experience in </w:t>
      </w:r>
      <w:proofErr w:type="spellStart"/>
      <w:r w:rsidRPr="008206B5">
        <w:rPr>
          <w:rFonts w:ascii="Roboto" w:eastAsia="Times New Roman" w:hAnsi="Roboto" w:cs="Times New Roman"/>
          <w:color w:val="000000"/>
          <w:kern w:val="0"/>
          <w:lang w:eastAsia="en-IN"/>
          <w14:ligatures w14:val="none"/>
        </w:rPr>
        <w:t>pediatrics</w:t>
      </w:r>
      <w:proofErr w:type="spellEnd"/>
      <w:r w:rsidRPr="008206B5">
        <w:rPr>
          <w:rFonts w:ascii="Roboto" w:eastAsia="Times New Roman" w:hAnsi="Roboto" w:cs="Times New Roman"/>
          <w:color w:val="000000"/>
          <w:kern w:val="0"/>
          <w:lang w:eastAsia="en-IN"/>
          <w14:ligatures w14:val="none"/>
        </w:rPr>
        <w:t xml:space="preserve">, neonatology, and developmental medicine, Dr. </w:t>
      </w:r>
      <w:proofErr w:type="spellStart"/>
      <w:r w:rsidRPr="008206B5">
        <w:rPr>
          <w:rFonts w:ascii="Roboto" w:eastAsia="Times New Roman" w:hAnsi="Roboto" w:cs="Times New Roman"/>
          <w:color w:val="000000"/>
          <w:kern w:val="0"/>
          <w:lang w:eastAsia="en-IN"/>
          <w14:ligatures w14:val="none"/>
        </w:rPr>
        <w:t>Preyeamvadha</w:t>
      </w:r>
      <w:proofErr w:type="spellEnd"/>
      <w:r w:rsidRPr="008206B5">
        <w:rPr>
          <w:rFonts w:ascii="Roboto" w:eastAsia="Times New Roman" w:hAnsi="Roboto" w:cs="Times New Roman"/>
          <w:color w:val="000000"/>
          <w:kern w:val="0"/>
          <w:lang w:eastAsia="en-IN"/>
          <w14:ligatures w14:val="none"/>
        </w:rPr>
        <w:t xml:space="preserve"> combines clinical expertise with research in genetics, metabolism, obesity, aging, and preventive medicine. As an Associate Professor, researcher, and author, she is passionate about making evidence-based longevity science accessible and practical for everyone.</w:t>
      </w:r>
      <w:r w:rsidRPr="008206B5">
        <w:rPr>
          <w:rFonts w:ascii="Roboto" w:eastAsia="Times New Roman" w:hAnsi="Roboto" w:cs="Times New Roman"/>
          <w:color w:val="000000"/>
          <w:kern w:val="0"/>
          <w:lang w:eastAsia="en-IN"/>
          <w14:ligatures w14:val="none"/>
        </w:rPr>
        <w:br/>
      </w:r>
      <w:r w:rsidRPr="008206B5">
        <w:rPr>
          <w:rFonts w:ascii="Roboto" w:eastAsia="Times New Roman" w:hAnsi="Roboto" w:cs="Times New Roman"/>
          <w:color w:val="000000"/>
          <w:kern w:val="0"/>
          <w:lang w:eastAsia="en-IN"/>
          <w14:ligatures w14:val="none"/>
        </w:rPr>
        <w:br/>
      </w:r>
      <w:r w:rsidRPr="008206B5">
        <w:rPr>
          <w:rFonts w:ascii="Roboto" w:eastAsia="Times New Roman" w:hAnsi="Roboto" w:cs="Times New Roman"/>
          <w:b/>
          <w:bCs/>
          <w:color w:val="000000"/>
          <w:kern w:val="0"/>
          <w:lang w:eastAsia="en-IN"/>
          <w14:ligatures w14:val="none"/>
        </w:rPr>
        <w:t>Supporting your healthy longevity journey through:</w:t>
      </w:r>
      <w:r w:rsidRPr="008206B5">
        <w:rPr>
          <w:rFonts w:ascii="Roboto" w:eastAsia="Times New Roman" w:hAnsi="Roboto" w:cs="Times New Roman"/>
          <w:color w:val="000000"/>
          <w:kern w:val="0"/>
          <w:lang w:eastAsia="en-IN"/>
          <w14:ligatures w14:val="none"/>
        </w:rPr>
        <w:br/>
      </w:r>
      <w:r w:rsidRPr="008206B5">
        <w:rPr>
          <w:rFonts w:ascii="Roboto" w:eastAsia="Times New Roman" w:hAnsi="Roboto" w:cs="Times New Roman"/>
          <w:color w:val="000000"/>
          <w:kern w:val="0"/>
          <w:lang w:eastAsia="en-IN"/>
          <w14:ligatures w14:val="none"/>
        </w:rPr>
        <w:br/>
        <w:t>Educate – Simplifying the latest longevity science into practical, evidence-based strategies for everyday life.</w:t>
      </w:r>
      <w:r w:rsidRPr="008206B5">
        <w:rPr>
          <w:rFonts w:ascii="Roboto" w:eastAsia="Times New Roman" w:hAnsi="Roboto" w:cs="Times New Roman"/>
          <w:color w:val="000000"/>
          <w:kern w:val="0"/>
          <w:lang w:eastAsia="en-IN"/>
          <w14:ligatures w14:val="none"/>
        </w:rPr>
        <w:br/>
      </w:r>
      <w:r w:rsidRPr="008206B5">
        <w:rPr>
          <w:rFonts w:ascii="Roboto" w:eastAsia="Times New Roman" w:hAnsi="Roboto" w:cs="Times New Roman"/>
          <w:color w:val="000000"/>
          <w:kern w:val="0"/>
          <w:lang w:eastAsia="en-IN"/>
          <w14:ligatures w14:val="none"/>
        </w:rPr>
        <w:br/>
        <w:t xml:space="preserve">Evaluate – Assessing your </w:t>
      </w:r>
      <w:proofErr w:type="spellStart"/>
      <w:r w:rsidRPr="008206B5">
        <w:rPr>
          <w:rFonts w:ascii="Roboto" w:eastAsia="Times New Roman" w:hAnsi="Roboto" w:cs="Times New Roman"/>
          <w:color w:val="000000"/>
          <w:kern w:val="0"/>
          <w:lang w:eastAsia="en-IN"/>
          <w14:ligatures w14:val="none"/>
        </w:rPr>
        <w:t>healthspan</w:t>
      </w:r>
      <w:proofErr w:type="spellEnd"/>
      <w:r w:rsidRPr="008206B5">
        <w:rPr>
          <w:rFonts w:ascii="Roboto" w:eastAsia="Times New Roman" w:hAnsi="Roboto" w:cs="Times New Roman"/>
          <w:color w:val="000000"/>
          <w:kern w:val="0"/>
          <w:lang w:eastAsia="en-IN"/>
          <w14:ligatures w14:val="none"/>
        </w:rPr>
        <w:t xml:space="preserve"> through comprehensive anthropometric measurements, vital parameters, functional assessments, and biochemical biomarkers.</w:t>
      </w:r>
      <w:r w:rsidRPr="008206B5">
        <w:rPr>
          <w:rFonts w:ascii="Roboto" w:eastAsia="Times New Roman" w:hAnsi="Roboto" w:cs="Times New Roman"/>
          <w:color w:val="000000"/>
          <w:kern w:val="0"/>
          <w:lang w:eastAsia="en-IN"/>
          <w14:ligatures w14:val="none"/>
        </w:rPr>
        <w:br/>
      </w:r>
      <w:r w:rsidRPr="008206B5">
        <w:rPr>
          <w:rFonts w:ascii="Roboto" w:eastAsia="Times New Roman" w:hAnsi="Roboto" w:cs="Times New Roman"/>
          <w:color w:val="000000"/>
          <w:kern w:val="0"/>
          <w:lang w:eastAsia="en-IN"/>
          <w14:ligatures w14:val="none"/>
        </w:rPr>
        <w:br/>
        <w:t>Personalize – Developing an individualized longevity profile with targeted recommendations to promote healthy aging and long-term well-being.</w:t>
      </w:r>
    </w:p>
    <w:p w14:paraId="737C2A05" w14:textId="0B8AE861" w:rsidR="008206B5" w:rsidRPr="008206B5" w:rsidRDefault="008206B5" w:rsidP="008206B5">
      <w:pPr>
        <w:pStyle w:val="ListParagraph"/>
        <w:spacing w:after="0" w:line="240" w:lineRule="auto"/>
        <w:rPr>
          <w:rFonts w:ascii="Roboto" w:eastAsia="Times New Roman" w:hAnsi="Roboto" w:cs="Times New Roman"/>
          <w:color w:val="000000"/>
          <w:kern w:val="0"/>
          <w:lang w:eastAsia="en-IN"/>
          <w14:ligatures w14:val="none"/>
        </w:rPr>
      </w:pPr>
      <w:r>
        <w:rPr>
          <w:rFonts w:ascii="Roboto" w:eastAsia="Times New Roman" w:hAnsi="Roboto" w:cs="Times New Roman"/>
          <w:color w:val="000000"/>
          <w:kern w:val="0"/>
          <w:lang w:eastAsia="en-IN"/>
          <w14:ligatures w14:val="none"/>
        </w:rPr>
        <w:br/>
      </w:r>
      <w:r w:rsidRPr="008206B5">
        <w:rPr>
          <w:rFonts w:ascii="Roboto" w:eastAsia="Times New Roman" w:hAnsi="Roboto" w:cs="Times New Roman"/>
          <w:b/>
          <w:bCs/>
          <w:color w:val="000000"/>
          <w:kern w:val="0"/>
          <w:lang w:eastAsia="en-IN"/>
          <w14:ligatures w14:val="none"/>
        </w:rPr>
        <w:t>Mrs. Kirthiga Prakash</w:t>
      </w:r>
      <w:r w:rsidRPr="008206B5">
        <w:rPr>
          <w:rFonts w:ascii="Roboto" w:eastAsia="Times New Roman" w:hAnsi="Roboto" w:cs="Times New Roman"/>
          <w:color w:val="000000"/>
          <w:kern w:val="0"/>
          <w:lang w:eastAsia="en-IN"/>
          <w14:ligatures w14:val="none"/>
        </w:rPr>
        <w:br/>
        <w:t> </w:t>
      </w:r>
      <w:r w:rsidRPr="008206B5">
        <w:rPr>
          <w:rFonts w:ascii="Roboto" w:eastAsia="Times New Roman" w:hAnsi="Roboto" w:cs="Times New Roman"/>
          <w:color w:val="000000"/>
          <w:kern w:val="0"/>
          <w:lang w:eastAsia="en-IN"/>
          <w14:ligatures w14:val="none"/>
        </w:rPr>
        <w:br/>
      </w:r>
      <w:r w:rsidRPr="008206B5">
        <w:rPr>
          <w:rFonts w:ascii="Roboto" w:eastAsia="Times New Roman" w:hAnsi="Roboto" w:cs="Times New Roman"/>
          <w:b/>
          <w:bCs/>
          <w:color w:val="000000"/>
          <w:kern w:val="0"/>
          <w:lang w:eastAsia="en-IN"/>
          <w14:ligatures w14:val="none"/>
        </w:rPr>
        <w:t>Main line:</w:t>
      </w:r>
      <w:r w:rsidRPr="008206B5">
        <w:rPr>
          <w:rFonts w:ascii="Roboto" w:eastAsia="Times New Roman" w:hAnsi="Roboto" w:cs="Times New Roman"/>
          <w:color w:val="000000"/>
          <w:kern w:val="0"/>
          <w:lang w:eastAsia="en-IN"/>
          <w14:ligatures w14:val="none"/>
        </w:rPr>
        <w:t xml:space="preserve"> Counselling Psychologist | Mental health expert</w:t>
      </w:r>
      <w:r w:rsidRPr="008206B5">
        <w:rPr>
          <w:rFonts w:ascii="Roboto" w:eastAsia="Times New Roman" w:hAnsi="Roboto" w:cs="Times New Roman"/>
          <w:color w:val="000000"/>
          <w:kern w:val="0"/>
          <w:lang w:eastAsia="en-IN"/>
          <w14:ligatures w14:val="none"/>
        </w:rPr>
        <w:br/>
      </w:r>
      <w:r w:rsidRPr="008206B5">
        <w:rPr>
          <w:rFonts w:ascii="Roboto" w:eastAsia="Times New Roman" w:hAnsi="Roboto" w:cs="Times New Roman"/>
          <w:color w:val="000000"/>
          <w:kern w:val="0"/>
          <w:lang w:eastAsia="en-IN"/>
          <w14:ligatures w14:val="none"/>
        </w:rPr>
        <w:br/>
      </w:r>
      <w:r w:rsidRPr="008206B5">
        <w:rPr>
          <w:rFonts w:ascii="Roboto" w:eastAsia="Times New Roman" w:hAnsi="Roboto" w:cs="Times New Roman"/>
          <w:color w:val="000000"/>
          <w:kern w:val="0"/>
          <w:lang w:eastAsia="en-IN"/>
          <w14:ligatures w14:val="none"/>
        </w:rPr>
        <w:lastRenderedPageBreak/>
        <w:t>With over 9 years of experience in counselling psychology, Mrs. Kirthiga Prakash specializes in fostering emotional well-being, resilience, and positive behavioural change. Having conducted 200+ workshops across Tamil Nadu, she combines psychological expertise with practical guidance to help individuals build healthier minds and healthier lives.</w:t>
      </w:r>
      <w:r w:rsidRPr="008206B5">
        <w:rPr>
          <w:rFonts w:ascii="Roboto" w:eastAsia="Times New Roman" w:hAnsi="Roboto" w:cs="Times New Roman"/>
          <w:color w:val="000000"/>
          <w:kern w:val="0"/>
          <w:lang w:eastAsia="en-IN"/>
          <w14:ligatures w14:val="none"/>
        </w:rPr>
        <w:br/>
      </w:r>
      <w:r w:rsidRPr="008206B5">
        <w:rPr>
          <w:rFonts w:ascii="Roboto" w:eastAsia="Times New Roman" w:hAnsi="Roboto" w:cs="Times New Roman"/>
          <w:color w:val="000000"/>
          <w:kern w:val="0"/>
          <w:lang w:eastAsia="en-IN"/>
          <w14:ligatures w14:val="none"/>
        </w:rPr>
        <w:br/>
      </w:r>
      <w:r w:rsidRPr="008206B5">
        <w:rPr>
          <w:rFonts w:ascii="Roboto" w:eastAsia="Times New Roman" w:hAnsi="Roboto" w:cs="Times New Roman"/>
          <w:b/>
          <w:bCs/>
          <w:color w:val="000000"/>
          <w:kern w:val="0"/>
          <w:lang w:eastAsia="en-IN"/>
          <w14:ligatures w14:val="none"/>
        </w:rPr>
        <w:t>Supporting your healthy longevity journey through:</w:t>
      </w:r>
      <w:r w:rsidRPr="008206B5">
        <w:rPr>
          <w:rFonts w:ascii="Roboto" w:eastAsia="Times New Roman" w:hAnsi="Roboto" w:cs="Times New Roman"/>
          <w:color w:val="000000"/>
          <w:kern w:val="0"/>
          <w:lang w:eastAsia="en-IN"/>
          <w14:ligatures w14:val="none"/>
        </w:rPr>
        <w:br/>
      </w:r>
      <w:r w:rsidRPr="008206B5">
        <w:rPr>
          <w:rFonts w:ascii="Roboto" w:eastAsia="Times New Roman" w:hAnsi="Roboto" w:cs="Times New Roman"/>
          <w:color w:val="000000"/>
          <w:kern w:val="0"/>
          <w:lang w:eastAsia="en-IN"/>
          <w14:ligatures w14:val="none"/>
        </w:rPr>
        <w:br/>
        <w:t>Understand – Helping you recognize emotional patterns, stress triggers, and the connection between mental well-being and healthy aging.</w:t>
      </w:r>
      <w:r w:rsidRPr="008206B5">
        <w:rPr>
          <w:rFonts w:ascii="Roboto" w:eastAsia="Times New Roman" w:hAnsi="Roboto" w:cs="Times New Roman"/>
          <w:color w:val="000000"/>
          <w:kern w:val="0"/>
          <w:lang w:eastAsia="en-IN"/>
          <w14:ligatures w14:val="none"/>
        </w:rPr>
        <w:br/>
      </w:r>
      <w:r w:rsidRPr="008206B5">
        <w:rPr>
          <w:rFonts w:ascii="Roboto" w:eastAsia="Times New Roman" w:hAnsi="Roboto" w:cs="Times New Roman"/>
          <w:color w:val="000000"/>
          <w:kern w:val="0"/>
          <w:lang w:eastAsia="en-IN"/>
          <w14:ligatures w14:val="none"/>
        </w:rPr>
        <w:br/>
        <w:t>Strengthen – Building emotional resilience, healthy coping strategies, and effective communication skills for everyday life.</w:t>
      </w:r>
      <w:r w:rsidRPr="008206B5">
        <w:rPr>
          <w:rFonts w:ascii="Roboto" w:eastAsia="Times New Roman" w:hAnsi="Roboto" w:cs="Times New Roman"/>
          <w:color w:val="000000"/>
          <w:kern w:val="0"/>
          <w:lang w:eastAsia="en-IN"/>
          <w14:ligatures w14:val="none"/>
        </w:rPr>
        <w:br/>
      </w:r>
      <w:r w:rsidRPr="008206B5">
        <w:rPr>
          <w:rFonts w:ascii="Roboto" w:eastAsia="Times New Roman" w:hAnsi="Roboto" w:cs="Times New Roman"/>
          <w:color w:val="000000"/>
          <w:kern w:val="0"/>
          <w:lang w:eastAsia="en-IN"/>
          <w14:ligatures w14:val="none"/>
        </w:rPr>
        <w:br/>
        <w:t>Empower – Providing personalized guidance and practical techniques to support lasting behavioural change and lifelong mental wellness.</w:t>
      </w:r>
    </w:p>
    <w:p w14:paraId="7D64F893" w14:textId="6B017D5E" w:rsidR="008206B5" w:rsidRPr="008206B5" w:rsidRDefault="008206B5" w:rsidP="008206B5">
      <w:pPr>
        <w:pStyle w:val="ListParagraph"/>
        <w:spacing w:after="0" w:line="240" w:lineRule="auto"/>
        <w:rPr>
          <w:rFonts w:ascii="Roboto" w:eastAsia="Times New Roman" w:hAnsi="Roboto" w:cs="Times New Roman"/>
          <w:color w:val="000000"/>
          <w:kern w:val="0"/>
          <w:lang w:eastAsia="en-IN"/>
          <w14:ligatures w14:val="none"/>
        </w:rPr>
      </w:pPr>
      <w:r>
        <w:rPr>
          <w:rFonts w:ascii="Roboto" w:eastAsia="Times New Roman" w:hAnsi="Roboto" w:cs="Times New Roman"/>
          <w:color w:val="000000"/>
          <w:kern w:val="0"/>
          <w:lang w:eastAsia="en-IN"/>
          <w14:ligatures w14:val="none"/>
        </w:rPr>
        <w:br/>
      </w:r>
      <w:r w:rsidRPr="008206B5">
        <w:rPr>
          <w:rFonts w:ascii="Roboto" w:eastAsia="Times New Roman" w:hAnsi="Roboto" w:cs="Times New Roman"/>
          <w:b/>
          <w:bCs/>
          <w:color w:val="000000"/>
          <w:kern w:val="0"/>
          <w:lang w:eastAsia="en-IN"/>
          <w14:ligatures w14:val="none"/>
        </w:rPr>
        <w:t>Ms. Arthy Sahitya S</w:t>
      </w:r>
      <w:r w:rsidRPr="008206B5">
        <w:rPr>
          <w:rFonts w:ascii="Roboto" w:eastAsia="Times New Roman" w:hAnsi="Roboto" w:cs="Times New Roman"/>
          <w:b/>
          <w:bCs/>
          <w:color w:val="000000"/>
          <w:kern w:val="0"/>
          <w:lang w:eastAsia="en-IN"/>
          <w14:ligatures w14:val="none"/>
        </w:rPr>
        <w:br/>
      </w:r>
      <w:r w:rsidRPr="008206B5">
        <w:rPr>
          <w:rFonts w:ascii="Roboto" w:eastAsia="Times New Roman" w:hAnsi="Roboto" w:cs="Times New Roman"/>
          <w:b/>
          <w:bCs/>
          <w:color w:val="000000"/>
          <w:kern w:val="0"/>
          <w:lang w:eastAsia="en-IN"/>
          <w14:ligatures w14:val="none"/>
        </w:rPr>
        <w:br/>
        <w:t>Main line:</w:t>
      </w:r>
      <w:r w:rsidRPr="008206B5">
        <w:rPr>
          <w:rFonts w:ascii="Roboto" w:eastAsia="Times New Roman" w:hAnsi="Roboto" w:cs="Times New Roman"/>
          <w:color w:val="000000"/>
          <w:kern w:val="0"/>
          <w:lang w:eastAsia="en-IN"/>
          <w14:ligatures w14:val="none"/>
        </w:rPr>
        <w:t xml:space="preserve"> Clinical Nutritionist | Integrative Hormone Health Coach</w:t>
      </w:r>
      <w:r w:rsidRPr="008206B5">
        <w:rPr>
          <w:rFonts w:ascii="Roboto" w:eastAsia="Times New Roman" w:hAnsi="Roboto" w:cs="Times New Roman"/>
          <w:color w:val="000000"/>
          <w:kern w:val="0"/>
          <w:lang w:eastAsia="en-IN"/>
          <w14:ligatures w14:val="none"/>
        </w:rPr>
        <w:br/>
      </w:r>
      <w:r w:rsidRPr="008206B5">
        <w:rPr>
          <w:rFonts w:ascii="Roboto" w:eastAsia="Times New Roman" w:hAnsi="Roboto" w:cs="Times New Roman"/>
          <w:color w:val="000000"/>
          <w:kern w:val="0"/>
          <w:lang w:eastAsia="en-IN"/>
          <w14:ligatures w14:val="none"/>
        </w:rPr>
        <w:br/>
        <w:t>With over 5 years of clinical experience, Ms. Arthy Sahitya specializes in personalized nutrition, metabolic health, and hormone wellness. Having guided 1,000+ clients across India, the UK, and the USA, she combines evidence-based nutrition with practical, sustainable lifestyle strategies to help individuals achieve lasting health and healthy aging.</w:t>
      </w:r>
      <w:r w:rsidRPr="008206B5">
        <w:rPr>
          <w:rFonts w:ascii="Roboto" w:eastAsia="Times New Roman" w:hAnsi="Roboto" w:cs="Times New Roman"/>
          <w:color w:val="000000"/>
          <w:kern w:val="0"/>
          <w:lang w:eastAsia="en-IN"/>
          <w14:ligatures w14:val="none"/>
        </w:rPr>
        <w:br/>
      </w:r>
      <w:r w:rsidRPr="008206B5">
        <w:rPr>
          <w:rFonts w:ascii="Roboto" w:eastAsia="Times New Roman" w:hAnsi="Roboto" w:cs="Times New Roman"/>
          <w:color w:val="000000"/>
          <w:kern w:val="0"/>
          <w:lang w:eastAsia="en-IN"/>
          <w14:ligatures w14:val="none"/>
        </w:rPr>
        <w:br/>
      </w:r>
      <w:r w:rsidRPr="008206B5">
        <w:rPr>
          <w:rFonts w:ascii="Roboto" w:eastAsia="Times New Roman" w:hAnsi="Roboto" w:cs="Times New Roman"/>
          <w:b/>
          <w:bCs/>
          <w:color w:val="000000"/>
          <w:kern w:val="0"/>
          <w:lang w:eastAsia="en-IN"/>
          <w14:ligatures w14:val="none"/>
        </w:rPr>
        <w:t>Supporting your healthy longevity journey through:</w:t>
      </w:r>
      <w:r w:rsidRPr="008206B5">
        <w:rPr>
          <w:rFonts w:ascii="Roboto" w:eastAsia="Times New Roman" w:hAnsi="Roboto" w:cs="Times New Roman"/>
          <w:color w:val="000000"/>
          <w:kern w:val="0"/>
          <w:lang w:eastAsia="en-IN"/>
          <w14:ligatures w14:val="none"/>
        </w:rPr>
        <w:br/>
      </w:r>
      <w:r w:rsidRPr="008206B5">
        <w:rPr>
          <w:rFonts w:ascii="Roboto" w:eastAsia="Times New Roman" w:hAnsi="Roboto" w:cs="Times New Roman"/>
          <w:color w:val="000000"/>
          <w:kern w:val="0"/>
          <w:lang w:eastAsia="en-IN"/>
          <w14:ligatures w14:val="none"/>
        </w:rPr>
        <w:br/>
        <w:t>Assess – Evaluating your dietary habits, nutritional gaps, metabolic health, and lifestyle patterns to understand your unique nutritional needs.</w:t>
      </w:r>
      <w:r w:rsidRPr="008206B5">
        <w:rPr>
          <w:rFonts w:ascii="Roboto" w:eastAsia="Times New Roman" w:hAnsi="Roboto" w:cs="Times New Roman"/>
          <w:color w:val="000000"/>
          <w:kern w:val="0"/>
          <w:lang w:eastAsia="en-IN"/>
          <w14:ligatures w14:val="none"/>
        </w:rPr>
        <w:br/>
      </w:r>
      <w:r w:rsidRPr="008206B5">
        <w:rPr>
          <w:rFonts w:ascii="Roboto" w:eastAsia="Times New Roman" w:hAnsi="Roboto" w:cs="Times New Roman"/>
          <w:color w:val="000000"/>
          <w:kern w:val="0"/>
          <w:lang w:eastAsia="en-IN"/>
          <w14:ligatures w14:val="none"/>
        </w:rPr>
        <w:br/>
        <w:t>Nourish – Helping you build a sustainable, personalized approach to nutrition that supports energy, metabolic health, muscle health, and hormonal balance.</w:t>
      </w:r>
      <w:r w:rsidRPr="008206B5">
        <w:rPr>
          <w:rFonts w:ascii="Roboto" w:eastAsia="Times New Roman" w:hAnsi="Roboto" w:cs="Times New Roman"/>
          <w:color w:val="000000"/>
          <w:kern w:val="0"/>
          <w:lang w:eastAsia="en-IN"/>
          <w14:ligatures w14:val="none"/>
        </w:rPr>
        <w:br/>
      </w:r>
      <w:r w:rsidRPr="008206B5">
        <w:rPr>
          <w:rFonts w:ascii="Roboto" w:eastAsia="Times New Roman" w:hAnsi="Roboto" w:cs="Times New Roman"/>
          <w:color w:val="000000"/>
          <w:kern w:val="0"/>
          <w:lang w:eastAsia="en-IN"/>
          <w14:ligatures w14:val="none"/>
        </w:rPr>
        <w:br/>
        <w:t>Transform – Providing practical, evidence-based nutrition strategies that empower lifelong healthy eating habits and long-term well-being.</w:t>
      </w:r>
    </w:p>
    <w:p w14:paraId="75A8E923" w14:textId="77777777" w:rsidR="008206B5" w:rsidRDefault="008206B5" w:rsidP="008206B5">
      <w:pPr>
        <w:pStyle w:val="ListParagraph"/>
      </w:pPr>
    </w:p>
    <w:p w14:paraId="64133645" w14:textId="795606C1" w:rsidR="008206B5" w:rsidRPr="001D28D3" w:rsidRDefault="008206B5" w:rsidP="008206B5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1D28D3">
        <w:rPr>
          <w:b/>
          <w:bCs/>
          <w:sz w:val="28"/>
          <w:szCs w:val="28"/>
        </w:rPr>
        <w:t xml:space="preserve">Health-conscious individuals who want to age well – Add this </w:t>
      </w:r>
      <w:r w:rsidR="001D28D3" w:rsidRPr="001D28D3">
        <w:rPr>
          <w:b/>
          <w:bCs/>
          <w:sz w:val="28"/>
          <w:szCs w:val="28"/>
        </w:rPr>
        <w:t>ref below</w:t>
      </w:r>
    </w:p>
    <w:p w14:paraId="6FAB5155" w14:textId="3F963EA8" w:rsidR="001D28D3" w:rsidRDefault="001D28D3" w:rsidP="001D28D3">
      <w:pPr>
        <w:ind w:left="360"/>
        <w:jc w:val="center"/>
      </w:pPr>
      <w:r w:rsidRPr="008206B5">
        <w:rPr>
          <w:noProof/>
        </w:rPr>
        <w:lastRenderedPageBreak/>
        <w:drawing>
          <wp:inline distT="0" distB="0" distL="0" distR="0" wp14:anchorId="01EE85E8" wp14:editId="692FA5AF">
            <wp:extent cx="4225158" cy="1325245"/>
            <wp:effectExtent l="0" t="0" r="4445" b="8255"/>
            <wp:docPr id="1468660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6608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36040" cy="1328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FE1BE" w14:textId="1D0EC927" w:rsidR="001D28D3" w:rsidRPr="001D28D3" w:rsidRDefault="001D28D3" w:rsidP="001D28D3">
      <w:pPr>
        <w:pStyle w:val="ListParagraph"/>
        <w:numPr>
          <w:ilvl w:val="0"/>
          <w:numId w:val="2"/>
        </w:numPr>
      </w:pPr>
      <w:r>
        <w:rPr>
          <w:noProof/>
        </w:rPr>
        <w:drawing>
          <wp:inline distT="0" distB="0" distL="0" distR="0" wp14:anchorId="085700F2" wp14:editId="2CF94C4D">
            <wp:extent cx="3158091" cy="2133702"/>
            <wp:effectExtent l="0" t="0" r="4445" b="0"/>
            <wp:docPr id="14136006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7814" cy="214027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2519A89" w14:textId="43E0B300" w:rsidR="001D28D3" w:rsidRPr="001D28D3" w:rsidRDefault="001D28D3" w:rsidP="001D28D3">
      <w:pPr>
        <w:ind w:left="360"/>
      </w:pPr>
      <w:r w:rsidRPr="001D28D3">
        <w:rPr>
          <w:b/>
          <w:bCs/>
        </w:rPr>
        <w:t>Comprehensive Health Assessment</w:t>
      </w:r>
      <w:r>
        <w:br/>
      </w:r>
      <w:r w:rsidRPr="001D28D3">
        <w:rPr>
          <w:b/>
          <w:bCs/>
        </w:rPr>
        <w:t>Worth ₹7,000+</w:t>
      </w:r>
    </w:p>
    <w:p w14:paraId="6FA254CE" w14:textId="20B295D6" w:rsidR="001D28D3" w:rsidRPr="001D28D3" w:rsidRDefault="001D28D3" w:rsidP="001D28D3">
      <w:pPr>
        <w:ind w:left="360"/>
      </w:pPr>
      <w:r w:rsidRPr="001D28D3">
        <w:rPr>
          <w:b/>
          <w:bCs/>
        </w:rPr>
        <w:t>Your investment</w:t>
      </w:r>
      <w:r>
        <w:rPr>
          <w:b/>
          <w:bCs/>
        </w:rPr>
        <w:t xml:space="preserve"> special price</w:t>
      </w:r>
    </w:p>
    <w:p w14:paraId="419C5746" w14:textId="77777777" w:rsidR="001D28D3" w:rsidRPr="001D28D3" w:rsidRDefault="001D28D3" w:rsidP="001D28D3">
      <w:pPr>
        <w:ind w:left="360"/>
        <w:rPr>
          <w:b/>
          <w:bCs/>
        </w:rPr>
      </w:pPr>
      <w:r w:rsidRPr="001D28D3">
        <w:rPr>
          <w:b/>
          <w:bCs/>
        </w:rPr>
        <w:t>₹4,999</w:t>
      </w:r>
    </w:p>
    <w:p w14:paraId="1CE7AF89" w14:textId="77777777" w:rsidR="001D28D3" w:rsidRPr="001D28D3" w:rsidRDefault="001D28D3" w:rsidP="001D28D3">
      <w:pPr>
        <w:pStyle w:val="ListParagraph"/>
        <w:numPr>
          <w:ilvl w:val="0"/>
          <w:numId w:val="2"/>
        </w:numPr>
        <w:rPr>
          <w:b/>
          <w:bCs/>
        </w:rPr>
      </w:pPr>
    </w:p>
    <w:p w14:paraId="2652094F" w14:textId="19884C66" w:rsidR="001D28D3" w:rsidRPr="001D28D3" w:rsidRDefault="001D28D3" w:rsidP="001D28D3">
      <w:pPr>
        <w:ind w:left="360"/>
        <w:rPr>
          <w:b/>
          <w:bCs/>
        </w:rPr>
      </w:pPr>
      <w:r w:rsidRPr="001D28D3">
        <w:rPr>
          <w:b/>
          <w:bCs/>
        </w:rPr>
        <w:t>Launch Offer</w:t>
      </w:r>
    </w:p>
    <w:p w14:paraId="343BD9F7" w14:textId="77777777" w:rsidR="001D28D3" w:rsidRPr="001D28D3" w:rsidRDefault="001D28D3" w:rsidP="001D28D3">
      <w:pPr>
        <w:ind w:left="360"/>
      </w:pPr>
      <w:del w:id="0" w:author="Unknown">
        <w:r w:rsidRPr="001D28D3">
          <w:delText>Worth ₹7,000+</w:delText>
        </w:r>
      </w:del>
    </w:p>
    <w:p w14:paraId="7725B065" w14:textId="3CB36173" w:rsidR="001D28D3" w:rsidRPr="001D28D3" w:rsidRDefault="001D28D3" w:rsidP="001D28D3">
      <w:pPr>
        <w:ind w:left="360"/>
        <w:rPr>
          <w:b/>
          <w:bCs/>
        </w:rPr>
      </w:pPr>
      <w:r w:rsidRPr="001D28D3">
        <w:rPr>
          <w:b/>
          <w:bCs/>
        </w:rPr>
        <w:t>₹4,999</w:t>
      </w:r>
    </w:p>
    <w:p w14:paraId="13493924" w14:textId="06642447" w:rsidR="008206B5" w:rsidRDefault="001D28D3" w:rsidP="001D28D3">
      <w:pPr>
        <w:pStyle w:val="ListParagraph"/>
      </w:pPr>
      <w:r>
        <w:rPr>
          <w:noProof/>
        </w:rPr>
        <w:drawing>
          <wp:inline distT="0" distB="0" distL="0" distR="0" wp14:anchorId="0D46F930" wp14:editId="030226E8">
            <wp:extent cx="1909003" cy="1905000"/>
            <wp:effectExtent l="0" t="0" r="0" b="0"/>
            <wp:docPr id="11059248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6295" cy="191227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/>
        <w:t>Highlight- Includes pre workshop…</w:t>
      </w:r>
    </w:p>
    <w:p w14:paraId="3EB363A3" w14:textId="77777777" w:rsidR="001D28D3" w:rsidRPr="008206B5" w:rsidRDefault="001D28D3" w:rsidP="001D28D3">
      <w:pPr>
        <w:pStyle w:val="ListParagraph"/>
      </w:pPr>
    </w:p>
    <w:sectPr w:rsidR="001D28D3" w:rsidRPr="008206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C1E1F"/>
    <w:multiLevelType w:val="hybridMultilevel"/>
    <w:tmpl w:val="F7C6146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0D34E3"/>
    <w:multiLevelType w:val="hybridMultilevel"/>
    <w:tmpl w:val="F382813E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D113B76"/>
    <w:multiLevelType w:val="hybridMultilevel"/>
    <w:tmpl w:val="686EC6B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4981261">
    <w:abstractNumId w:val="2"/>
  </w:num>
  <w:num w:numId="2" w16cid:durableId="912861569">
    <w:abstractNumId w:val="0"/>
  </w:num>
  <w:num w:numId="3" w16cid:durableId="11710246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6B5"/>
    <w:rsid w:val="001D28D3"/>
    <w:rsid w:val="00370CD8"/>
    <w:rsid w:val="00474817"/>
    <w:rsid w:val="008206B5"/>
    <w:rsid w:val="00841025"/>
    <w:rsid w:val="00BA6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040AA"/>
  <w15:chartTrackingRefBased/>
  <w15:docId w15:val="{B3103741-6E0C-42F4-A860-F11715BF4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06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06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06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06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06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06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06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06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06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06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06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06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06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06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06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06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06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06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06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06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06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06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06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06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06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06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06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06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06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477</Words>
  <Characters>2719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DEEPIKA RANI</dc:creator>
  <cp:keywords/>
  <dc:description/>
  <cp:lastModifiedBy>Naveen S</cp:lastModifiedBy>
  <cp:revision>2</cp:revision>
  <dcterms:created xsi:type="dcterms:W3CDTF">2026-07-07T07:42:00Z</dcterms:created>
  <dcterms:modified xsi:type="dcterms:W3CDTF">2026-07-07T07:42:00Z</dcterms:modified>
</cp:coreProperties>
</file>